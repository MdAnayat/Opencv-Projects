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0DE" w:rsidRPr="00B36C78" w:rsidRDefault="00883D2C" w:rsidP="00314F53">
      <w:pPr>
        <w:rPr>
          <w:lang w:val="en-US"/>
        </w:rPr>
      </w:pPr>
      <w:r w:rsidRPr="00B36C78">
        <w:rPr>
          <w:b/>
          <w:bCs/>
          <w:sz w:val="36"/>
          <w:szCs w:val="36"/>
          <w:lang w:val="en-US"/>
        </w:rPr>
        <w:t>Exposé</w:t>
      </w:r>
      <w:r w:rsidR="00AA71A9" w:rsidRPr="00B36C78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B36C78" w:rsidRPr="00B36C78">
        <w:rPr>
          <w:b/>
          <w:bCs/>
          <w:sz w:val="36"/>
          <w:szCs w:val="36"/>
          <w:lang w:val="en-US"/>
        </w:rPr>
        <w:t>Master</w:t>
      </w:r>
      <w:r w:rsidR="0085397E" w:rsidRPr="00B36C78">
        <w:rPr>
          <w:b/>
          <w:bCs/>
          <w:sz w:val="36"/>
          <w:szCs w:val="36"/>
          <w:lang w:val="en-US"/>
        </w:rPr>
        <w:t>arbeit</w:t>
      </w:r>
      <w:proofErr w:type="spellEnd"/>
      <w:r w:rsidR="0085397E" w:rsidRPr="00B36C78">
        <w:rPr>
          <w:b/>
          <w:bCs/>
          <w:sz w:val="36"/>
          <w:szCs w:val="36"/>
          <w:lang w:val="en-US"/>
        </w:rPr>
        <w:t xml:space="preserve"> - Stand </w:t>
      </w:r>
      <w:r w:rsidR="00B36C78" w:rsidRPr="00B36C78">
        <w:rPr>
          <w:b/>
          <w:bCs/>
          <w:sz w:val="36"/>
          <w:szCs w:val="36"/>
          <w:lang w:val="en-US"/>
        </w:rPr>
        <w:t>01.04.2019</w:t>
      </w:r>
    </w:p>
    <w:p w:rsidR="00BF40DE" w:rsidRPr="00B36C78" w:rsidRDefault="0085397E" w:rsidP="00314F53">
      <w:pPr>
        <w:rPr>
          <w:lang w:val="en-US"/>
        </w:rPr>
      </w:pPr>
      <w:r w:rsidRPr="00B36C78">
        <w:rPr>
          <w:b/>
          <w:bCs/>
          <w:sz w:val="36"/>
          <w:szCs w:val="36"/>
          <w:lang w:val="en-US"/>
        </w:rPr>
        <w:t>„</w:t>
      </w:r>
      <w:r w:rsidR="00B36C78">
        <w:rPr>
          <w:b/>
          <w:bCs/>
          <w:sz w:val="36"/>
          <w:szCs w:val="36"/>
          <w:lang w:val="en-US"/>
        </w:rPr>
        <w:t xml:space="preserve">Setup a Lane keeping assistance system evaluation demonstration using NXP SBC-S32V234 Evaluation </w:t>
      </w:r>
      <w:r w:rsidR="001E384A">
        <w:rPr>
          <w:b/>
          <w:bCs/>
          <w:sz w:val="36"/>
          <w:szCs w:val="36"/>
          <w:lang w:val="en-US"/>
        </w:rPr>
        <w:t>Board</w:t>
      </w:r>
      <w:ins w:id="0" w:author="Anayat" w:date="2019-07-11T15:43:00Z">
        <w:r w:rsidR="009604F7">
          <w:rPr>
            <w:b/>
            <w:bCs/>
            <w:sz w:val="36"/>
            <w:szCs w:val="36"/>
            <w:lang w:val="en-US"/>
          </w:rPr>
          <w:t xml:space="preserve"> and simulator</w:t>
        </w:r>
      </w:ins>
      <w:r w:rsidR="001E384A" w:rsidRPr="00B36C78">
        <w:rPr>
          <w:b/>
          <w:bCs/>
          <w:sz w:val="36"/>
          <w:szCs w:val="36"/>
          <w:lang w:val="en-US"/>
        </w:rPr>
        <w:t xml:space="preserve"> “</w:t>
      </w: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E384A" w:rsidRDefault="001E384A" w:rsidP="00314F53">
      <w:pPr>
        <w:jc w:val="both"/>
        <w:rPr>
          <w:sz w:val="24"/>
          <w:szCs w:val="24"/>
          <w:lang w:val="en-US"/>
        </w:rPr>
      </w:pPr>
      <w:r w:rsidRPr="001E384A">
        <w:rPr>
          <w:rFonts w:ascii="Arial" w:hAnsi="Arial" w:cs="Arial"/>
          <w:b/>
          <w:sz w:val="24"/>
          <w:szCs w:val="24"/>
          <w:u w:val="single"/>
          <w:lang w:val="en-US"/>
        </w:rPr>
        <w:t>1.</w:t>
      </w:r>
      <w:r w:rsidR="00B36C78" w:rsidRPr="001E384A">
        <w:rPr>
          <w:rFonts w:ascii="Arial" w:hAnsi="Arial" w:cs="Arial"/>
          <w:b/>
          <w:sz w:val="24"/>
          <w:szCs w:val="24"/>
          <w:u w:val="single"/>
          <w:lang w:val="en-US"/>
        </w:rPr>
        <w:t>Background:</w:t>
      </w:r>
      <w:r w:rsidR="00B36C78" w:rsidRPr="001E384A">
        <w:rPr>
          <w:sz w:val="24"/>
          <w:szCs w:val="24"/>
          <w:lang w:val="en-US"/>
        </w:rPr>
        <w:t xml:space="preserve"> </w:t>
      </w:r>
    </w:p>
    <w:p w:rsidR="00314F53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The main objective of this master thesis is to detect the lane view and calculate the distance to lane using SBC-S32V234 NXP Board </w:t>
      </w:r>
      <w:r w:rsidR="001E384A" w:rsidRPr="001E384A">
        <w:rPr>
          <w:rFonts w:ascii="Arial" w:hAnsi="Arial" w:cs="Arial"/>
          <w:sz w:val="24"/>
          <w:szCs w:val="24"/>
          <w:lang w:val="en-US"/>
        </w:rPr>
        <w:t>and three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different cameras which will provide front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view, left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view and right view of lane</w:t>
      </w:r>
      <w:proofErr w:type="gramStart"/>
      <w:ins w:id="1" w:author="Anayat" w:date="2019-07-11T15:43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. </w:t>
        </w:r>
        <w:proofErr w:type="gramEnd"/>
        <w:r w:rsidR="009604F7">
          <w:rPr>
            <w:rFonts w:ascii="Arial" w:hAnsi="Arial" w:cs="Arial"/>
            <w:sz w:val="24"/>
            <w:szCs w:val="24"/>
            <w:lang w:val="en-US"/>
          </w:rPr>
          <w:t>The fusio</w:t>
        </w:r>
      </w:ins>
      <w:ins w:id="2" w:author="Anayat" w:date="2019-07-11T15:44:00Z">
        <w:r w:rsidR="009604F7">
          <w:rPr>
            <w:rFonts w:ascii="Arial" w:hAnsi="Arial" w:cs="Arial"/>
            <w:sz w:val="24"/>
            <w:szCs w:val="24"/>
            <w:lang w:val="en-US"/>
          </w:rPr>
          <w:t>n of the camera data will assist in the LKA evaluation</w:t>
        </w:r>
      </w:ins>
      <w:r w:rsidRPr="001E384A">
        <w:rPr>
          <w:rFonts w:ascii="Arial" w:hAnsi="Arial" w:cs="Arial"/>
          <w:sz w:val="24"/>
          <w:szCs w:val="24"/>
          <w:lang w:val="en-US"/>
        </w:rPr>
        <w:t>. The topics which will be discussed throughout this concept paper of master’s thesis are:</w:t>
      </w:r>
      <w:ins w:id="3" w:author="Anayat" w:date="2019-07-11T15:44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 </w:t>
        </w:r>
      </w:ins>
      <w:r w:rsidRPr="001E384A">
        <w:rPr>
          <w:rFonts w:ascii="Arial" w:hAnsi="Arial" w:cs="Arial"/>
          <w:sz w:val="24"/>
          <w:szCs w:val="24"/>
          <w:lang w:val="en-US"/>
        </w:rPr>
        <w:t xml:space="preserve">Goal of the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project, Project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structure, Overview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of software and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Hardware, project</w:t>
      </w:r>
      <w:r w:rsidR="00CB1785">
        <w:rPr>
          <w:rFonts w:ascii="Arial" w:hAnsi="Arial" w:cs="Arial"/>
          <w:sz w:val="24"/>
          <w:szCs w:val="24"/>
          <w:lang w:val="en-US"/>
        </w:rPr>
        <w:t xml:space="preserve">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plan, lessons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learned and work progress</w:t>
      </w:r>
      <w:r w:rsidR="00314F53">
        <w:rPr>
          <w:rFonts w:ascii="Arial" w:hAnsi="Arial" w:cs="Arial"/>
          <w:sz w:val="24"/>
          <w:szCs w:val="24"/>
          <w:lang w:val="en-US"/>
        </w:rPr>
        <w:t>.</w:t>
      </w: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B36C78" w:rsidRPr="00190FBC" w:rsidRDefault="00B36C78" w:rsidP="00314F53">
      <w:pPr>
        <w:jc w:val="both"/>
        <w:rPr>
          <w:sz w:val="24"/>
          <w:szCs w:val="24"/>
          <w:lang w:val="en-US"/>
        </w:rPr>
      </w:pPr>
      <w:r w:rsidRPr="001E384A">
        <w:rPr>
          <w:rFonts w:ascii="Arial" w:hAnsi="Arial" w:cs="Arial"/>
          <w:b/>
          <w:sz w:val="24"/>
          <w:szCs w:val="24"/>
          <w:u w:val="single"/>
          <w:lang w:val="en-US"/>
        </w:rPr>
        <w:t>2.Goal: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1.At first the NXP hardware will be evaluated for the autonomous validation Features e.g. LKAS.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2.The scenario on the simulator will be created and stream the video and environment </w:t>
      </w:r>
      <w:proofErr w:type="spellStart"/>
      <w:r w:rsidRPr="001E384A">
        <w:rPr>
          <w:rFonts w:ascii="Arial" w:hAnsi="Arial" w:cs="Arial"/>
          <w:sz w:val="24"/>
          <w:szCs w:val="24"/>
          <w:lang w:val="en-US"/>
        </w:rPr>
        <w:t>parameters.e.g.CAR</w:t>
      </w:r>
      <w:proofErr w:type="spellEnd"/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1E384A" w:rsidRPr="001E384A">
        <w:rPr>
          <w:rFonts w:ascii="Arial" w:hAnsi="Arial" w:cs="Arial"/>
          <w:sz w:val="24"/>
          <w:szCs w:val="24"/>
          <w:lang w:val="en-US"/>
        </w:rPr>
        <w:t>MAKER, VTD</w:t>
      </w:r>
      <w:r w:rsidRPr="001E384A">
        <w:rPr>
          <w:rFonts w:ascii="Arial" w:hAnsi="Arial" w:cs="Arial"/>
          <w:sz w:val="24"/>
          <w:szCs w:val="24"/>
          <w:lang w:val="en-US"/>
        </w:rPr>
        <w:t>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3.Camera setup in front of monitor with necessary covering</w:t>
      </w:r>
      <w:ins w:id="4" w:author="Anayat" w:date="2019-07-11T15:45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? So that we </w:t>
        </w:r>
        <w:proofErr w:type="gramStart"/>
        <w:r w:rsidR="009604F7">
          <w:rPr>
            <w:rFonts w:ascii="Arial" w:hAnsi="Arial" w:cs="Arial"/>
            <w:sz w:val="24"/>
            <w:szCs w:val="24"/>
            <w:lang w:val="en-US"/>
          </w:rPr>
          <w:t>images</w:t>
        </w:r>
        <w:proofErr w:type="gramEnd"/>
        <w:r w:rsidR="009604F7">
          <w:rPr>
            <w:rFonts w:ascii="Arial" w:hAnsi="Arial" w:cs="Arial"/>
            <w:sz w:val="24"/>
            <w:szCs w:val="24"/>
            <w:lang w:val="en-US"/>
          </w:rPr>
          <w:t xml:space="preserve"> of less noise</w:t>
        </w:r>
      </w:ins>
      <w:del w:id="5" w:author="Anayat" w:date="2019-07-11T15:45:00Z">
        <w:r w:rsidRPr="001E384A" w:rsidDel="009604F7">
          <w:rPr>
            <w:rFonts w:ascii="Arial" w:hAnsi="Arial" w:cs="Arial"/>
            <w:sz w:val="24"/>
            <w:szCs w:val="24"/>
            <w:lang w:val="en-US"/>
          </w:rPr>
          <w:delText>.</w:delText>
        </w:r>
      </w:del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4.Required Hardware </w:t>
      </w:r>
      <w:proofErr w:type="gramStart"/>
      <w:r w:rsidRPr="001E384A">
        <w:rPr>
          <w:rFonts w:ascii="Arial" w:hAnsi="Arial" w:cs="Arial"/>
          <w:sz w:val="24"/>
          <w:szCs w:val="24"/>
          <w:lang w:val="en-US"/>
        </w:rPr>
        <w:t>setup</w:t>
      </w:r>
      <w:r w:rsidR="00314F5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="00314F53">
        <w:rPr>
          <w:rFonts w:ascii="Arial" w:hAnsi="Arial" w:cs="Arial"/>
          <w:sz w:val="24"/>
          <w:szCs w:val="24"/>
          <w:lang w:val="en-US"/>
        </w:rPr>
        <w:t>cameras will be focused to 3 simulator display which will display left side view, right side view and front view of lane.</w:t>
      </w:r>
      <w:ins w:id="6" w:author="Anayat" w:date="2019-07-11T15:45:00Z">
        <w:r w:rsidR="009604F7">
          <w:rPr>
            <w:rFonts w:ascii="Arial" w:hAnsi="Arial" w:cs="Arial"/>
            <w:sz w:val="24"/>
            <w:szCs w:val="24"/>
            <w:lang w:val="en-US"/>
          </w:rPr>
          <w:t>)</w:t>
        </w:r>
      </w:ins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5.A</w:t>
      </w:r>
      <w:r w:rsidRPr="009604F7">
        <w:rPr>
          <w:rFonts w:ascii="Arial" w:hAnsi="Arial" w:cs="Arial"/>
          <w:color w:val="FF0000"/>
          <w:sz w:val="24"/>
          <w:szCs w:val="24"/>
          <w:lang w:val="en-US"/>
          <w:rPrChange w:id="7" w:author="Anayat" w:date="2019-07-11T15:45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t least 3 </w:t>
      </w:r>
      <w:r w:rsidRPr="001E384A">
        <w:rPr>
          <w:rFonts w:ascii="Arial" w:hAnsi="Arial" w:cs="Arial"/>
          <w:sz w:val="24"/>
          <w:szCs w:val="24"/>
          <w:lang w:val="en-US"/>
        </w:rPr>
        <w:t>cameras should</w:t>
      </w:r>
      <w:r w:rsidR="00314F5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314F53">
        <w:rPr>
          <w:rFonts w:ascii="Arial" w:hAnsi="Arial" w:cs="Arial"/>
          <w:sz w:val="24"/>
          <w:szCs w:val="24"/>
          <w:lang w:val="en-US"/>
        </w:rPr>
        <w:t>be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314F53" w:rsidRPr="001E384A">
        <w:rPr>
          <w:rFonts w:ascii="Arial" w:hAnsi="Arial" w:cs="Arial"/>
          <w:sz w:val="24"/>
          <w:szCs w:val="24"/>
          <w:lang w:val="en-US"/>
        </w:rPr>
        <w:t>connect</w:t>
      </w:r>
      <w:r w:rsidR="00314F53">
        <w:rPr>
          <w:rFonts w:ascii="Arial" w:hAnsi="Arial" w:cs="Arial"/>
          <w:sz w:val="24"/>
          <w:szCs w:val="24"/>
          <w:lang w:val="en-US"/>
        </w:rPr>
        <w:t>ed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with</w:t>
      </w:r>
      <w:proofErr w:type="gramEnd"/>
      <w:r w:rsidRPr="001E384A">
        <w:rPr>
          <w:rFonts w:ascii="Arial" w:hAnsi="Arial" w:cs="Arial"/>
          <w:sz w:val="24"/>
          <w:szCs w:val="24"/>
          <w:lang w:val="en-US"/>
        </w:rPr>
        <w:t xml:space="preserve"> Board to provide 3 different video data which are left side view,</w:t>
      </w:r>
      <w:r w:rsidR="00314F53">
        <w:rPr>
          <w:rFonts w:ascii="Arial" w:hAnsi="Arial" w:cs="Arial"/>
          <w:sz w:val="24"/>
          <w:szCs w:val="24"/>
          <w:lang w:val="en-US"/>
        </w:rPr>
        <w:t xml:space="preserve"> </w:t>
      </w:r>
      <w:r w:rsidRPr="001E384A">
        <w:rPr>
          <w:rFonts w:ascii="Arial" w:hAnsi="Arial" w:cs="Arial"/>
          <w:sz w:val="24"/>
          <w:szCs w:val="24"/>
          <w:lang w:val="en-US"/>
        </w:rPr>
        <w:t>right side view, dashboard view.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6.The board should provide</w:t>
      </w:r>
      <w:r w:rsidRPr="009604F7">
        <w:rPr>
          <w:rFonts w:ascii="Arial" w:hAnsi="Arial" w:cs="Arial"/>
          <w:color w:val="FF0000"/>
          <w:sz w:val="24"/>
          <w:szCs w:val="24"/>
          <w:lang w:val="en-US"/>
          <w:rPrChange w:id="8" w:author="Anayat" w:date="2019-07-11T15:46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 1 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CAN Bus data and </w:t>
      </w:r>
      <w:r w:rsidRPr="009604F7">
        <w:rPr>
          <w:rFonts w:ascii="Arial" w:hAnsi="Arial" w:cs="Arial"/>
          <w:color w:val="FF0000"/>
          <w:sz w:val="24"/>
          <w:szCs w:val="24"/>
          <w:lang w:val="en-US"/>
          <w:rPrChange w:id="9" w:author="Anayat" w:date="2019-07-11T15:46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1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Ethernet data and at least 3 camera inputs.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7.The camera images will be grabbed into the board via 3 cameras.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8.Image processing and calculation of required parameters will be done on NXP Boards.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9.The processed image and required parameters will be sent to simulator via CAN Bus or Ethernet Bus.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10.The calculated data will be compared with ground truth simulated environment.</w:t>
      </w:r>
    </w:p>
    <w:p w:rsidR="001E384A" w:rsidRDefault="00B36C78" w:rsidP="00314F53">
      <w:pPr>
        <w:pStyle w:val="NoSpacing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11.</w:t>
      </w:r>
      <w:r w:rsidRPr="009604F7">
        <w:rPr>
          <w:rFonts w:ascii="Arial" w:hAnsi="Arial" w:cs="Arial"/>
          <w:color w:val="FF0000"/>
          <w:sz w:val="24"/>
          <w:szCs w:val="24"/>
          <w:lang w:val="en-US"/>
          <w:rPrChange w:id="10" w:author="Anayat" w:date="2019-07-11T15:46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Errors </w:t>
      </w:r>
      <w:r w:rsidRPr="001E384A">
        <w:rPr>
          <w:rFonts w:ascii="Arial" w:hAnsi="Arial" w:cs="Arial"/>
          <w:sz w:val="24"/>
          <w:szCs w:val="24"/>
          <w:lang w:val="en-US"/>
        </w:rPr>
        <w:t>is communicated to the processing unit for fine tuning the processing algorithm.</w:t>
      </w:r>
    </w:p>
    <w:p w:rsidR="00190FBC" w:rsidRDefault="00190FBC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               </w:t>
      </w: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D3521E" w:rsidRDefault="00D3521E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D3521E" w:rsidRDefault="00D3521E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E384A" w:rsidRPr="00190FBC" w:rsidRDefault="006C491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1843405</wp:posOffset>
                </wp:positionH>
                <wp:positionV relativeFrom="paragraph">
                  <wp:posOffset>-4445</wp:posOffset>
                </wp:positionV>
                <wp:extent cx="1041400" cy="34290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913" w:rsidRPr="009604F7" w:rsidRDefault="006C4913" w:rsidP="006C4913">
                            <w:pPr>
                              <w:jc w:val="center"/>
                              <w:rPr>
                                <w:color w:val="FF0000"/>
                                <w:rPrChange w:id="11" w:author="Anayat" w:date="2019-07-11T15:46:00Z">
                                  <w:rPr/>
                                </w:rPrChange>
                              </w:rPr>
                            </w:pPr>
                            <w:r w:rsidRPr="009604F7">
                              <w:rPr>
                                <w:color w:val="FF0000"/>
                                <w:rPrChange w:id="12" w:author="Anayat" w:date="2019-07-11T15:46:00Z">
                                  <w:rPr/>
                                </w:rPrChange>
                              </w:rPr>
                              <w:t>dsfdssdf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45.15pt;margin-top:-.35pt;width:82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" fillcolor="#5b9bd5 [3204]" strokecolor="#1f4d78 [1604]" strokeweight="1pt">
                <v:textbox>
                  <w:txbxContent>
                    <w:p w:rsidR="006C4913" w:rsidRPr="009604F7" w:rsidRDefault="006C4913" w:rsidP="006C4913">
                      <w:pPr>
                        <w:jc w:val="center"/>
                        <w:rPr>
                          <w:color w:val="FF0000"/>
                          <w:rPrChange w:id="13" w:author="Anayat" w:date="2019-07-11T15:46:00Z">
                            <w:rPr/>
                          </w:rPrChange>
                        </w:rPr>
                      </w:pPr>
                      <w:r w:rsidRPr="009604F7">
                        <w:rPr>
                          <w:color w:val="FF0000"/>
                          <w:rPrChange w:id="14" w:author="Anayat" w:date="2019-07-11T15:46:00Z">
                            <w:rPr/>
                          </w:rPrChange>
                        </w:rPr>
                        <w:t>dsfdssdf</w:t>
                      </w:r>
                    </w:p>
                  </w:txbxContent>
                </v:textbox>
              </v:rect>
            </w:pict>
          </mc:Fallback>
        </mc:AlternateContent>
      </w:r>
      <w:r w:rsidR="001E384A" w:rsidRPr="001E384A">
        <w:rPr>
          <w:rFonts w:ascii="Arial" w:hAnsi="Arial" w:cs="Arial"/>
          <w:b/>
          <w:sz w:val="24"/>
          <w:szCs w:val="24"/>
          <w:u w:val="single"/>
          <w:lang w:val="en-US"/>
        </w:rPr>
        <w:t>3.Project Structure:</w:t>
      </w:r>
    </w:p>
    <w:p w:rsidR="001E384A" w:rsidRDefault="001E384A" w:rsidP="005549AE">
      <w:pPr>
        <w:pStyle w:val="NoSpacing"/>
        <w:ind w:left="2124"/>
        <w:rPr>
          <w:rFonts w:ascii="Arial" w:hAnsi="Arial" w:cs="Arial"/>
          <w:b/>
          <w:sz w:val="24"/>
          <w:szCs w:val="24"/>
          <w:lang w:val="en-US"/>
        </w:rPr>
      </w:pPr>
    </w:p>
    <w:p w:rsidR="00190FBC" w:rsidRDefault="001E384A" w:rsidP="00D3521E">
      <w:pPr>
        <w:pStyle w:val="NoSpacing"/>
        <w:ind w:left="708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301304" cy="810621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05" cy="82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9AE">
        <w:rPr>
          <w:rFonts w:ascii="Arial" w:hAnsi="Arial" w:cs="Arial"/>
          <w:b/>
          <w:sz w:val="24"/>
          <w:szCs w:val="24"/>
          <w:lang w:val="en-US"/>
        </w:rPr>
        <w:t xml:space="preserve">      </w:t>
      </w: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1E384A" w:rsidRPr="00190FBC" w:rsidRDefault="00190FBC" w:rsidP="007A3FD4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1E384A">
        <w:rPr>
          <w:rFonts w:ascii="Arial" w:hAnsi="Arial" w:cs="Arial"/>
          <w:b/>
          <w:sz w:val="24"/>
          <w:szCs w:val="24"/>
          <w:u w:val="single"/>
          <w:lang w:val="en-US"/>
        </w:rPr>
        <w:t>4.</w:t>
      </w:r>
      <w:r w:rsidR="001E384A" w:rsidRPr="001E384A">
        <w:rPr>
          <w:rFonts w:ascii="Arial" w:hAnsi="Arial" w:cs="Arial"/>
          <w:b/>
          <w:sz w:val="24"/>
          <w:szCs w:val="24"/>
          <w:u w:val="single"/>
          <w:lang w:val="en-US"/>
        </w:rPr>
        <w:t>Project Milestone:</w:t>
      </w:r>
    </w:p>
    <w:p w:rsidR="00190FBC" w:rsidRPr="001E384A" w:rsidRDefault="00190FBC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tbl>
      <w:tblPr>
        <w:tblW w:w="10493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4"/>
        <w:gridCol w:w="401"/>
        <w:gridCol w:w="250"/>
        <w:gridCol w:w="255"/>
        <w:gridCol w:w="268"/>
        <w:gridCol w:w="251"/>
        <w:gridCol w:w="261"/>
        <w:gridCol w:w="254"/>
        <w:gridCol w:w="263"/>
        <w:gridCol w:w="249"/>
        <w:gridCol w:w="365"/>
        <w:gridCol w:w="365"/>
        <w:gridCol w:w="369"/>
        <w:gridCol w:w="365"/>
        <w:gridCol w:w="365"/>
        <w:gridCol w:w="365"/>
        <w:gridCol w:w="373"/>
        <w:gridCol w:w="365"/>
        <w:gridCol w:w="365"/>
        <w:gridCol w:w="365"/>
        <w:gridCol w:w="274"/>
        <w:gridCol w:w="92"/>
        <w:gridCol w:w="388"/>
        <w:gridCol w:w="388"/>
        <w:gridCol w:w="386"/>
        <w:gridCol w:w="407"/>
      </w:tblGrid>
      <w:tr w:rsidR="005549AE" w:rsidTr="007A3FD4">
        <w:trPr>
          <w:trHeight w:val="750"/>
        </w:trPr>
        <w:tc>
          <w:tcPr>
            <w:tcW w:w="8832" w:type="dxa"/>
            <w:gridSpan w:val="21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Project Name:</w:t>
            </w:r>
            <w:r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550213">
              <w:rPr>
                <w:bCs/>
                <w:lang w:val="en-US"/>
              </w:rPr>
              <w:t>Setup a Lane keeping assistance system evaluation demonstration using NXP SBC-S32V234 Evaluation Board</w:t>
            </w:r>
          </w:p>
        </w:tc>
        <w:tc>
          <w:tcPr>
            <w:tcW w:w="1661" w:type="dxa"/>
            <w:gridSpan w:val="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Date:24.05.19</w:t>
            </w:r>
          </w:p>
        </w:tc>
      </w:tr>
      <w:tr w:rsidR="005549AE" w:rsidTr="007A3FD4">
        <w:trPr>
          <w:trHeight w:val="293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8049" w:type="dxa"/>
            <w:gridSpan w:val="2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2019</w:t>
            </w:r>
          </w:p>
        </w:tc>
      </w:tr>
      <w:tr w:rsidR="005549AE" w:rsidTr="007A3FD4">
        <w:trPr>
          <w:trHeight w:val="370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Month</w:t>
            </w:r>
          </w:p>
        </w:tc>
        <w:tc>
          <w:tcPr>
            <w:tcW w:w="1174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April</w:t>
            </w:r>
          </w:p>
        </w:tc>
        <w:tc>
          <w:tcPr>
            <w:tcW w:w="1029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May</w:t>
            </w:r>
          </w:p>
        </w:tc>
        <w:tc>
          <w:tcPr>
            <w:tcW w:w="1348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June</w:t>
            </w:r>
          </w:p>
        </w:tc>
        <w:tc>
          <w:tcPr>
            <w:tcW w:w="1468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July</w:t>
            </w:r>
          </w:p>
        </w:tc>
        <w:tc>
          <w:tcPr>
            <w:tcW w:w="1461" w:type="dxa"/>
            <w:gridSpan w:val="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August</w:t>
            </w:r>
          </w:p>
        </w:tc>
        <w:tc>
          <w:tcPr>
            <w:tcW w:w="1569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September</w:t>
            </w:r>
          </w:p>
        </w:tc>
      </w:tr>
      <w:tr w:rsidR="005549AE" w:rsidRPr="00365A5D" w:rsidTr="007A3FD4">
        <w:trPr>
          <w:trHeight w:val="400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Week</w:t>
            </w:r>
          </w:p>
        </w:tc>
        <w:tc>
          <w:tcPr>
            <w:tcW w:w="40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250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25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26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5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6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6</w:t>
            </w:r>
          </w:p>
        </w:tc>
        <w:tc>
          <w:tcPr>
            <w:tcW w:w="254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7</w:t>
            </w:r>
          </w:p>
        </w:tc>
        <w:tc>
          <w:tcPr>
            <w:tcW w:w="263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8</w:t>
            </w:r>
          </w:p>
        </w:tc>
        <w:tc>
          <w:tcPr>
            <w:tcW w:w="249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9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10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11</w:t>
            </w:r>
          </w:p>
        </w:tc>
        <w:tc>
          <w:tcPr>
            <w:tcW w:w="369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12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13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14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15</w:t>
            </w:r>
          </w:p>
        </w:tc>
        <w:tc>
          <w:tcPr>
            <w:tcW w:w="373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16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17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18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19</w:t>
            </w:r>
          </w:p>
        </w:tc>
        <w:tc>
          <w:tcPr>
            <w:tcW w:w="366" w:type="dxa"/>
            <w:gridSpan w:val="2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20</w:t>
            </w:r>
          </w:p>
        </w:tc>
        <w:tc>
          <w:tcPr>
            <w:tcW w:w="38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21</w:t>
            </w:r>
          </w:p>
        </w:tc>
        <w:tc>
          <w:tcPr>
            <w:tcW w:w="38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22</w:t>
            </w:r>
          </w:p>
        </w:tc>
        <w:tc>
          <w:tcPr>
            <w:tcW w:w="386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23</w:t>
            </w:r>
          </w:p>
        </w:tc>
        <w:tc>
          <w:tcPr>
            <w:tcW w:w="407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24</w:t>
            </w:r>
          </w:p>
        </w:tc>
      </w:tr>
      <w:tr w:rsidR="005549AE" w:rsidTr="007A3FD4">
        <w:trPr>
          <w:trHeight w:val="364"/>
        </w:trPr>
        <w:tc>
          <w:tcPr>
            <w:tcW w:w="2444" w:type="dxa"/>
          </w:tcPr>
          <w:p w:rsidR="005549AE" w:rsidRPr="00D3394C" w:rsidRDefault="005549AE" w:rsidP="00861152">
            <w:pPr>
              <w:ind w:left="-13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D3394C">
              <w:rPr>
                <w:rFonts w:cs="Arial"/>
                <w:sz w:val="16"/>
                <w:szCs w:val="16"/>
                <w:lang w:val="en-US"/>
              </w:rPr>
              <w:t>S32V234 Board Evaluation</w:t>
            </w:r>
          </w:p>
        </w:tc>
        <w:tc>
          <w:tcPr>
            <w:tcW w:w="401" w:type="dxa"/>
          </w:tcPr>
          <w:p w:rsidR="005549AE" w:rsidRPr="00C91F88" w:rsidRDefault="005549AE" w:rsidP="00861152">
            <w:pPr>
              <w:jc w:val="center"/>
              <w:rPr>
                <w:color w:val="000000" w:themeColor="text1"/>
              </w:rPr>
            </w:pPr>
            <w:r w:rsidRPr="00C91F88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F2BF6" wp14:editId="31465203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139700</wp:posOffset>
                      </wp:positionV>
                      <wp:extent cx="398780" cy="45719"/>
                      <wp:effectExtent l="0" t="0" r="20320" b="1206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9878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7990A7" id="Rectangle 8" o:spid="_x0000_s1026" style="position:absolute;margin-left:-3.25pt;margin-top:11pt;width:31.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" fillcolor="red" strokecolor="#2f528f" strokeweight="1pt"/>
                  </w:pict>
                </mc:Fallback>
              </mc:AlternateContent>
            </w: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418"/>
        </w:trPr>
        <w:tc>
          <w:tcPr>
            <w:tcW w:w="2444" w:type="dxa"/>
          </w:tcPr>
          <w:p w:rsidR="005549AE" w:rsidRPr="00D3394C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D3394C">
              <w:rPr>
                <w:sz w:val="16"/>
                <w:szCs w:val="16"/>
                <w:lang w:val="en-US"/>
              </w:rPr>
              <w:t>S32DS Software Installation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F020B3B" wp14:editId="3C75BA8A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121285</wp:posOffset>
                      </wp:positionV>
                      <wp:extent cx="104775" cy="45085"/>
                      <wp:effectExtent l="0" t="0" r="28575" b="1206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04775" cy="45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67AA4" id="Rectangle 10" o:spid="_x0000_s1026" style="position:absolute;margin-left:8.8pt;margin-top:9.55pt;width:8.25pt;height:3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" fillcolor="#70ad47" strokecolor="#2f528f" strokeweight="1pt"/>
                  </w:pict>
                </mc:Fallback>
              </mc:AlternateContent>
            </w: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463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Running Demo project on Emulator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C932C6" wp14:editId="5CADB3E3">
                      <wp:simplePos x="0" y="0"/>
                      <wp:positionH relativeFrom="column">
                        <wp:posOffset>-194310</wp:posOffset>
                      </wp:positionH>
                      <wp:positionV relativeFrom="paragraph">
                        <wp:posOffset>159385</wp:posOffset>
                      </wp:positionV>
                      <wp:extent cx="314019" cy="45719"/>
                      <wp:effectExtent l="0" t="0" r="10160" b="1206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14019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7E9EC1" id="Rectangle 11" o:spid="_x0000_s1026" style="position:absolute;margin-left:-15.3pt;margin-top:12.55pt;width:24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" fillcolor="#70ad47" strokecolor="#2f528f" strokeweight="1pt"/>
                  </w:pict>
                </mc:Fallback>
              </mc:AlternateContent>
            </w: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60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Preparation of SD Card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541339" wp14:editId="7E725F53">
                      <wp:simplePos x="0" y="0"/>
                      <wp:positionH relativeFrom="margin">
                        <wp:posOffset>-222692</wp:posOffset>
                      </wp:positionH>
                      <wp:positionV relativeFrom="paragraph">
                        <wp:posOffset>136967</wp:posOffset>
                      </wp:positionV>
                      <wp:extent cx="337931" cy="45719"/>
                      <wp:effectExtent l="0" t="0" r="24130" b="1206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931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750CA3" id="Rectangle 9" o:spid="_x0000_s1026" style="position:absolute;margin-left:-17.55pt;margin-top:10.8pt;width:26.6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" fillcolor="#ffc00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301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Creation of own Demo Project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49E2A8" wp14:editId="43890B4B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50800</wp:posOffset>
                      </wp:positionV>
                      <wp:extent cx="177800" cy="45719"/>
                      <wp:effectExtent l="0" t="0" r="12700" b="1206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80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5215EA" id="Rectangle 13" o:spid="_x0000_s1026" style="position:absolute;margin-left:-3.4pt;margin-top:4pt;width:14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" fillcolor="#c00000" strokecolor="#2f528f" strokeweight="1pt"/>
                  </w:pict>
                </mc:Fallback>
              </mc:AlternateContent>
            </w: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46"/>
        </w:trPr>
        <w:tc>
          <w:tcPr>
            <w:tcW w:w="2444" w:type="dxa"/>
          </w:tcPr>
          <w:p w:rsidR="005549AE" w:rsidRPr="00290CB0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290CB0">
              <w:rPr>
                <w:sz w:val="16"/>
                <w:szCs w:val="16"/>
                <w:lang w:val="en-US"/>
              </w:rPr>
              <w:t xml:space="preserve">Camera </w:t>
            </w:r>
            <w:r>
              <w:rPr>
                <w:sz w:val="16"/>
                <w:szCs w:val="16"/>
                <w:lang w:val="en-US"/>
              </w:rPr>
              <w:t>setup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F277D37" wp14:editId="78FB5C07">
                      <wp:simplePos x="0" y="0"/>
                      <wp:positionH relativeFrom="margin">
                        <wp:posOffset>-183515</wp:posOffset>
                      </wp:positionH>
                      <wp:positionV relativeFrom="paragraph">
                        <wp:posOffset>108585</wp:posOffset>
                      </wp:positionV>
                      <wp:extent cx="473103" cy="45719"/>
                      <wp:effectExtent l="0" t="0" r="22225" b="1206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310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F56725" id="Rectangle 14" o:spid="_x0000_s1026" style="position:absolute;margin-left:-14.45pt;margin-top:8.55pt;width:37.2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" fillcolor="#0070c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498"/>
        </w:trPr>
        <w:tc>
          <w:tcPr>
            <w:tcW w:w="2444" w:type="dxa"/>
          </w:tcPr>
          <w:p w:rsidR="005549AE" w:rsidRPr="00DF7232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 w:rsidRPr="009604F7">
              <w:rPr>
                <w:rFonts w:cs="Arial"/>
                <w:color w:val="FF0000"/>
                <w:sz w:val="14"/>
                <w:szCs w:val="14"/>
                <w:shd w:val="clear" w:color="auto" w:fill="FFFFFF"/>
                <w:lang w:val="en-US"/>
                <w:rPrChange w:id="15" w:author="Anayat" w:date="2019-07-11T15:47:00Z">
                  <w:rPr>
                    <w:rFonts w:cs="Arial"/>
                    <w:sz w:val="14"/>
                    <w:szCs w:val="14"/>
                    <w:shd w:val="clear" w:color="auto" w:fill="FFFFFF"/>
                    <w:lang w:val="en-US"/>
                  </w:rPr>
                </w:rPrChange>
              </w:rPr>
              <w:t>Analyzing Vision SDK architecture and change in required programming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D9E4338" wp14:editId="1B85ABAA">
                      <wp:simplePos x="0" y="0"/>
                      <wp:positionH relativeFrom="margin">
                        <wp:posOffset>-372110</wp:posOffset>
                      </wp:positionH>
                      <wp:positionV relativeFrom="paragraph">
                        <wp:posOffset>135254</wp:posOffset>
                      </wp:positionV>
                      <wp:extent cx="993140" cy="45719"/>
                      <wp:effectExtent l="0" t="0" r="16510" b="1206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99314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00EC8" id="Rectangle 17" o:spid="_x0000_s1026" style="position:absolute;margin-left:-29.3pt;margin-top:10.65pt;width:78.2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" fillcolor="#548235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583"/>
        </w:trPr>
        <w:tc>
          <w:tcPr>
            <w:tcW w:w="2444" w:type="dxa"/>
          </w:tcPr>
          <w:p w:rsidR="005549AE" w:rsidRPr="009604F7" w:rsidRDefault="005549AE" w:rsidP="00861152">
            <w:pPr>
              <w:ind w:left="-13"/>
              <w:jc w:val="center"/>
              <w:rPr>
                <w:rFonts w:cs="Arial"/>
                <w:color w:val="FF0000"/>
                <w:sz w:val="14"/>
                <w:szCs w:val="14"/>
                <w:shd w:val="clear" w:color="auto" w:fill="FFFFFF"/>
                <w:lang w:val="en-US"/>
                <w:rPrChange w:id="16" w:author="Anayat" w:date="2019-07-11T15:47:00Z">
                  <w:rPr>
                    <w:rFonts w:cs="Arial"/>
                    <w:sz w:val="14"/>
                    <w:szCs w:val="14"/>
                    <w:shd w:val="clear" w:color="auto" w:fill="FFFFFF"/>
                    <w:lang w:val="en-US"/>
                  </w:rPr>
                </w:rPrChange>
              </w:rPr>
            </w:pPr>
            <w:r w:rsidRPr="009604F7">
              <w:rPr>
                <w:rFonts w:cs="Arial"/>
                <w:color w:val="FF0000"/>
                <w:sz w:val="14"/>
                <w:szCs w:val="14"/>
                <w:shd w:val="clear" w:color="auto" w:fill="FFFFFF"/>
                <w:lang w:val="en-US"/>
                <w:rPrChange w:id="17" w:author="Anayat" w:date="2019-07-11T15:47:00Z">
                  <w:rPr>
                    <w:rFonts w:cs="Arial"/>
                    <w:sz w:val="14"/>
                    <w:szCs w:val="14"/>
                    <w:shd w:val="clear" w:color="auto" w:fill="FFFFFF"/>
                    <w:lang w:val="en-US"/>
                  </w:rPr>
                </w:rPrChange>
              </w:rPr>
              <w:t>Image processing and calculation of required parameters on NXP Board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C17247" wp14:editId="0E4A0C76">
                      <wp:simplePos x="0" y="0"/>
                      <wp:positionH relativeFrom="margin">
                        <wp:posOffset>-25262</wp:posOffset>
                      </wp:positionH>
                      <wp:positionV relativeFrom="paragraph">
                        <wp:posOffset>153228</wp:posOffset>
                      </wp:positionV>
                      <wp:extent cx="1073426" cy="45719"/>
                      <wp:effectExtent l="0" t="0" r="12700" b="1206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073426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9DC95" id="Rectangle 18" o:spid="_x0000_s1026" style="position:absolute;margin-left:-2pt;margin-top:12.05pt;width:84.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" fillcolor="#c55a11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589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</w:pPr>
            <w:r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  <w:t>Sending Image and required parameters to Simulator via CAN bus and Ethernet Bus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495D01" wp14:editId="7381B784">
                      <wp:simplePos x="0" y="0"/>
                      <wp:positionH relativeFrom="margin">
                        <wp:posOffset>-271532</wp:posOffset>
                      </wp:positionH>
                      <wp:positionV relativeFrom="paragraph">
                        <wp:posOffset>229870</wp:posOffset>
                      </wp:positionV>
                      <wp:extent cx="461175" cy="45719"/>
                      <wp:effectExtent l="0" t="0" r="15240" b="1206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1175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85672" id="Rectangle 19" o:spid="_x0000_s1026" style="position:absolute;margin-left:-21.4pt;margin-top:18.1pt;width:36.3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" fillcolor="#deebf7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490"/>
        </w:trPr>
        <w:tc>
          <w:tcPr>
            <w:tcW w:w="2444" w:type="dxa"/>
          </w:tcPr>
          <w:p w:rsidR="005549AE" w:rsidRPr="009604F7" w:rsidRDefault="005549AE" w:rsidP="00861152">
            <w:pPr>
              <w:ind w:left="-13"/>
              <w:jc w:val="center"/>
              <w:rPr>
                <w:rFonts w:cs="Arial"/>
                <w:color w:val="FF0000"/>
                <w:sz w:val="14"/>
                <w:szCs w:val="14"/>
                <w:shd w:val="clear" w:color="auto" w:fill="FFFFFF"/>
                <w:lang w:val="en-US"/>
                <w:rPrChange w:id="18" w:author="Anayat" w:date="2019-07-11T15:47:00Z">
                  <w:rPr>
                    <w:rFonts w:cs="Arial"/>
                    <w:sz w:val="14"/>
                    <w:szCs w:val="14"/>
                    <w:shd w:val="clear" w:color="auto" w:fill="FFFFFF"/>
                    <w:lang w:val="en-US"/>
                  </w:rPr>
                </w:rPrChange>
              </w:rPr>
            </w:pPr>
            <w:r w:rsidRPr="009604F7">
              <w:rPr>
                <w:rFonts w:cs="Arial"/>
                <w:color w:val="FF0000"/>
                <w:sz w:val="14"/>
                <w:szCs w:val="14"/>
                <w:shd w:val="clear" w:color="auto" w:fill="FFFFFF"/>
                <w:lang w:val="en-US"/>
                <w:rPrChange w:id="19" w:author="Anayat" w:date="2019-07-11T15:47:00Z">
                  <w:rPr>
                    <w:rFonts w:cs="Arial"/>
                    <w:sz w:val="14"/>
                    <w:szCs w:val="14"/>
                    <w:shd w:val="clear" w:color="auto" w:fill="FFFFFF"/>
                    <w:lang w:val="en-US"/>
                  </w:rPr>
                </w:rPrChange>
              </w:rPr>
              <w:t>Comparison of calculated data with ground truth Simulated Environment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32BBD98" wp14:editId="20154BC9">
                      <wp:simplePos x="0" y="0"/>
                      <wp:positionH relativeFrom="margin">
                        <wp:posOffset>-476913</wp:posOffset>
                      </wp:positionH>
                      <wp:positionV relativeFrom="paragraph">
                        <wp:posOffset>175453</wp:posOffset>
                      </wp:positionV>
                      <wp:extent cx="644056" cy="45719"/>
                      <wp:effectExtent l="0" t="0" r="22860" b="1206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44056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1B218" id="Rectangle 20" o:spid="_x0000_s1026" style="position:absolute;margin-left:-37.55pt;margin-top:13.8pt;width:50.7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" fillcolor="#7030a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10"/>
        </w:trPr>
        <w:tc>
          <w:tcPr>
            <w:tcW w:w="2444" w:type="dxa"/>
          </w:tcPr>
          <w:p w:rsidR="005549AE" w:rsidRPr="00535C7B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Probable </w:t>
            </w:r>
            <w:r w:rsidRPr="009604F7">
              <w:rPr>
                <w:color w:val="FF0000"/>
                <w:sz w:val="14"/>
                <w:szCs w:val="14"/>
                <w:lang w:val="en-US"/>
                <w:rPrChange w:id="20" w:author="Anayat" w:date="2019-07-11T15:47:00Z">
                  <w:rPr>
                    <w:sz w:val="14"/>
                    <w:szCs w:val="14"/>
                    <w:lang w:val="en-US"/>
                  </w:rPr>
                </w:rPrChange>
              </w:rPr>
              <w:t xml:space="preserve">errors </w:t>
            </w:r>
            <w:r w:rsidRPr="00535C7B">
              <w:rPr>
                <w:sz w:val="14"/>
                <w:szCs w:val="14"/>
                <w:lang w:val="en-US"/>
              </w:rPr>
              <w:t>fine tuning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0BBB93D" wp14:editId="6CBE39E4">
                      <wp:simplePos x="0" y="0"/>
                      <wp:positionH relativeFrom="margin">
                        <wp:posOffset>-61595</wp:posOffset>
                      </wp:positionH>
                      <wp:positionV relativeFrom="paragraph">
                        <wp:posOffset>170180</wp:posOffset>
                      </wp:positionV>
                      <wp:extent cx="461175" cy="45719"/>
                      <wp:effectExtent l="0" t="0" r="15240" b="1206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1175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C5A36" id="Rectangle 21" o:spid="_x0000_s1026" style="position:absolute;margin-left:-4.85pt;margin-top:13.4pt;width:36.3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" fillcolor="#bf900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3C3937" w:rsidTr="007A3FD4">
        <w:trPr>
          <w:trHeight w:val="364"/>
        </w:trPr>
        <w:tc>
          <w:tcPr>
            <w:tcW w:w="2444" w:type="dxa"/>
          </w:tcPr>
          <w:p w:rsidR="005549AE" w:rsidRPr="00C8246B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 w:rsidRPr="00C8246B">
              <w:rPr>
                <w:sz w:val="14"/>
                <w:szCs w:val="14"/>
                <w:lang w:val="en-US"/>
              </w:rPr>
              <w:t>Documentation and writing thesis report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190FBC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C13229C" wp14:editId="45238F6A">
                      <wp:simplePos x="0" y="0"/>
                      <wp:positionH relativeFrom="margin">
                        <wp:posOffset>-4467860</wp:posOffset>
                      </wp:positionH>
                      <wp:positionV relativeFrom="paragraph">
                        <wp:posOffset>147320</wp:posOffset>
                      </wp:positionV>
                      <wp:extent cx="4667250" cy="45085"/>
                      <wp:effectExtent l="0" t="0" r="19050" b="1206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0" cy="45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C08A56" id="Rectangle 22" o:spid="_x0000_s1026" style="position:absolute;margin-left:-351.8pt;margin-top:11.6pt;width:367.5pt;height:3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" fillcolor="red" strokecolor="#2f528f" strokeweight="1pt">
                      <w10:wrap anchorx="margin"/>
                    </v:rect>
                  </w:pict>
                </mc:Fallback>
              </mc:AlternateContent>
            </w:r>
          </w:p>
        </w:tc>
      </w:tr>
    </w:tbl>
    <w:p w:rsidR="001E384A" w:rsidRDefault="001E384A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7A3FD4" w:rsidRDefault="007A3FD4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B56425" w:rsidRPr="00B56425" w:rsidRDefault="00F94C7B" w:rsidP="005549AE">
      <w:pPr>
        <w:pStyle w:val="NoSpacing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5.</w:t>
      </w:r>
      <w:r w:rsidR="00B56425" w:rsidRPr="00B56425">
        <w:rPr>
          <w:rFonts w:ascii="Arial" w:hAnsi="Arial" w:cs="Arial"/>
          <w:b/>
          <w:sz w:val="24"/>
          <w:szCs w:val="24"/>
          <w:u w:val="single"/>
          <w:lang w:val="en-US"/>
        </w:rPr>
        <w:t>Cost Anal</w:t>
      </w:r>
      <w:r w:rsidR="00B56425" w:rsidRPr="00B56425">
        <w:rPr>
          <w:rFonts w:ascii="Arial" w:hAnsi="Arial" w:cs="Arial"/>
          <w:b/>
          <w:sz w:val="24"/>
          <w:szCs w:val="24"/>
          <w:u w:val="single"/>
        </w:rPr>
        <w:t>ysis</w:t>
      </w:r>
      <w:r w:rsidR="00B56425">
        <w:rPr>
          <w:rFonts w:ascii="Arial" w:hAnsi="Arial" w:cs="Arial"/>
          <w:b/>
          <w:sz w:val="24"/>
          <w:szCs w:val="24"/>
          <w:u w:val="single"/>
        </w:rPr>
        <w:t>:</w:t>
      </w:r>
    </w:p>
    <w:p w:rsidR="0037579B" w:rsidRDefault="0037579B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tbl>
      <w:tblPr>
        <w:tblW w:w="7804" w:type="dxa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7"/>
        <w:gridCol w:w="1967"/>
        <w:gridCol w:w="805"/>
        <w:gridCol w:w="832"/>
        <w:gridCol w:w="1112"/>
        <w:gridCol w:w="1112"/>
        <w:gridCol w:w="1119"/>
      </w:tblGrid>
      <w:tr w:rsidR="0037579B" w:rsidTr="00B56425">
        <w:trPr>
          <w:cantSplit/>
          <w:trHeight w:val="22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37579B" w:rsidRDefault="0037579B" w:rsidP="00B222BF">
            <w:pPr>
              <w:pStyle w:val="ListParagraph"/>
              <w:ind w:left="0"/>
              <w:rPr>
                <w:rFonts w:ascii="Calibri" w:hAnsi="Calibri" w:cs="Arial"/>
                <w:sz w:val="22"/>
              </w:rPr>
            </w:pP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37579B" w:rsidRDefault="0037579B" w:rsidP="00B222BF">
            <w:pPr>
              <w:pStyle w:val="ListParagraph"/>
              <w:ind w:left="0"/>
              <w:rPr>
                <w:rFonts w:ascii="Calibri" w:hAnsi="Calibri" w:cs="Arial"/>
                <w:b/>
                <w:sz w:val="22"/>
              </w:rPr>
            </w:pPr>
          </w:p>
        </w:tc>
        <w:tc>
          <w:tcPr>
            <w:tcW w:w="5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579B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Cost</w:t>
            </w:r>
            <w:r w:rsidR="0037579B">
              <w:rPr>
                <w:rFonts w:ascii="Calibri" w:hAnsi="Calibri" w:cs="Arial"/>
                <w:sz w:val="20"/>
              </w:rPr>
              <w:t xml:space="preserve"> in €</w:t>
            </w:r>
          </w:p>
        </w:tc>
      </w:tr>
      <w:tr w:rsidR="00B56425" w:rsidTr="00B56425">
        <w:trPr>
          <w:cantSplit/>
          <w:trHeight w:val="1263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B56425" w:rsidRDefault="00634706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Quantity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B56425" w:rsidRPr="00B56425" w:rsidRDefault="00B56425" w:rsidP="00B222BF">
            <w:pPr>
              <w:pStyle w:val="ListParagraph"/>
              <w:ind w:left="0"/>
              <w:rPr>
                <w:rFonts w:asciiTheme="minorHAnsi" w:hAnsiTheme="minorHAnsi" w:cstheme="minorHAnsi"/>
                <w:sz w:val="18"/>
                <w:szCs w:val="18"/>
              </w:rPr>
            </w:pPr>
            <w:r w:rsidRPr="00B56425">
              <w:rPr>
                <w:rFonts w:asciiTheme="minorHAnsi" w:hAnsiTheme="minorHAnsi" w:cstheme="minorHAnsi"/>
                <w:sz w:val="18"/>
                <w:szCs w:val="18"/>
              </w:rPr>
              <w:t>Work packages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47A90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Preparat</w:t>
            </w:r>
            <w:r w:rsidR="00634706">
              <w:rPr>
                <w:rFonts w:ascii="Calibri" w:hAnsi="Calibri" w:cs="Arial"/>
                <w:sz w:val="18"/>
                <w:szCs w:val="18"/>
              </w:rPr>
              <w:t>ion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47A90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Measurement Setup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Execution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Report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Total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Pr="00B56425" w:rsidRDefault="00B56425" w:rsidP="00B222BF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NXP SBC-S32V234 Board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3E192A" w:rsidP="00B222BF">
            <w:pPr>
              <w:spacing w:after="0" w:line="240" w:lineRule="auto"/>
              <w:jc w:val="center"/>
              <w:rPr>
                <w:b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color w:val="000000"/>
                <w:sz w:val="18"/>
                <w:szCs w:val="18"/>
                <w:lang w:eastAsia="de-DE"/>
              </w:rPr>
              <w:t>626.290</w:t>
            </w:r>
            <w:r w:rsidR="00634706">
              <w:rPr>
                <w:rFonts w:cs="Arial"/>
                <w:sz w:val="20"/>
              </w:rPr>
              <w:t>€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634706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MXOV10635-</w:t>
            </w:r>
            <w:r w:rsidR="00B47A90">
              <w:rPr>
                <w:rFonts w:ascii="Calibri" w:hAnsi="Calibri" w:cs="Arial"/>
                <w:sz w:val="18"/>
                <w:szCs w:val="18"/>
              </w:rPr>
              <w:t>S32V Camera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634706" w:rsidP="00B222BF">
            <w:pPr>
              <w:spacing w:after="0" w:line="240" w:lineRule="auto"/>
              <w:jc w:val="center"/>
              <w:rPr>
                <w:b/>
                <w:bCs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bCs/>
                <w:color w:val="000000"/>
                <w:sz w:val="18"/>
                <w:szCs w:val="18"/>
                <w:lang w:eastAsia="de-DE"/>
              </w:rPr>
              <w:t>1158</w:t>
            </w:r>
            <w:r>
              <w:rPr>
                <w:rFonts w:cs="Arial"/>
                <w:sz w:val="20"/>
              </w:rPr>
              <w:t>€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47A90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MAXIM deserializer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634706" w:rsidP="00B222BF">
            <w:pPr>
              <w:spacing w:after="0" w:line="240" w:lineRule="auto"/>
              <w:jc w:val="center"/>
              <w:rPr>
                <w:b/>
                <w:bCs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bCs/>
                <w:color w:val="000000"/>
                <w:sz w:val="18"/>
                <w:szCs w:val="18"/>
                <w:lang w:eastAsia="de-DE"/>
              </w:rPr>
              <w:t>106.150</w:t>
            </w:r>
            <w:r>
              <w:rPr>
                <w:rFonts w:cs="Arial"/>
                <w:sz w:val="20"/>
              </w:rPr>
              <w:t>€</w:t>
            </w:r>
          </w:p>
        </w:tc>
      </w:tr>
      <w:tr w:rsidR="00B56425" w:rsidTr="009D1818">
        <w:trPr>
          <w:trHeight w:val="42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</w:pPr>
            <w:r>
              <w:rPr>
                <w:rFonts w:ascii="Calibri" w:hAnsi="Calibri" w:cs="Arial"/>
                <w:color w:val="595959"/>
                <w:sz w:val="18"/>
                <w:szCs w:val="18"/>
              </w:rPr>
              <w:lastRenderedPageBreak/>
              <w:t>4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47A90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Monitors</w:t>
            </w:r>
            <w:r w:rsidR="009D1818">
              <w:rPr>
                <w:rFonts w:ascii="Calibri" w:hAnsi="Calibri" w:cs="Arial"/>
                <w:sz w:val="18"/>
                <w:szCs w:val="18"/>
              </w:rPr>
              <w:t>(3)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9D1818" w:rsidP="00B222B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  <w:lang w:eastAsia="de-DE"/>
              </w:rPr>
            </w:pPr>
            <w:r>
              <w:rPr>
                <w:b/>
                <w:bCs/>
                <w:sz w:val="18"/>
                <w:szCs w:val="18"/>
                <w:lang w:eastAsia="de-DE"/>
              </w:rPr>
              <w:t>450</w:t>
            </w:r>
            <w:r w:rsidR="00634706">
              <w:rPr>
                <w:rFonts w:cs="Arial"/>
                <w:sz w:val="20"/>
              </w:rPr>
              <w:t>€</w:t>
            </w:r>
            <w:r>
              <w:rPr>
                <w:b/>
                <w:bCs/>
                <w:sz w:val="18"/>
                <w:szCs w:val="18"/>
                <w:lang w:eastAsia="de-DE"/>
              </w:rPr>
              <w:t xml:space="preserve"> approx.</w:t>
            </w:r>
          </w:p>
        </w:tc>
      </w:tr>
    </w:tbl>
    <w:p w:rsidR="0037579B" w:rsidRDefault="0037579B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5549AE">
      <w:pPr>
        <w:rPr>
          <w:rFonts w:ascii="Arial" w:hAnsi="Arial" w:cs="Arial"/>
          <w:b/>
          <w:sz w:val="24"/>
          <w:szCs w:val="24"/>
          <w:lang w:val="en-US"/>
        </w:rPr>
      </w:pPr>
    </w:p>
    <w:p w:rsidR="007A3FD4" w:rsidRDefault="00190FBC" w:rsidP="005549AE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:rsidR="005549AE" w:rsidRPr="009604F7" w:rsidRDefault="00F94C7B" w:rsidP="005549AE">
      <w:pPr>
        <w:rPr>
          <w:rFonts w:ascii="Arial" w:hAnsi="Arial" w:cs="Arial"/>
          <w:b/>
          <w:color w:val="FF0000"/>
          <w:sz w:val="24"/>
          <w:szCs w:val="24"/>
          <w:u w:val="single"/>
          <w:lang w:val="en-US"/>
          <w:rPrChange w:id="21" w:author="Anayat" w:date="2019-07-11T15:49:00Z">
            <w:rPr>
              <w:rFonts w:ascii="Arial" w:hAnsi="Arial" w:cs="Arial"/>
              <w:b/>
              <w:sz w:val="24"/>
              <w:szCs w:val="24"/>
              <w:u w:val="single"/>
              <w:lang w:val="en-US"/>
            </w:rPr>
          </w:rPrChange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6</w:t>
      </w:r>
      <w:r w:rsidR="00190FBC" w:rsidRPr="00190FBC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 w:rsidR="005549AE" w:rsidRPr="009604F7">
        <w:rPr>
          <w:rFonts w:ascii="Arial" w:hAnsi="Arial" w:cs="Arial"/>
          <w:b/>
          <w:color w:val="FF0000"/>
          <w:sz w:val="24"/>
          <w:szCs w:val="24"/>
          <w:u w:val="single"/>
          <w:lang w:val="en-US"/>
          <w:rPrChange w:id="22" w:author="Anayat" w:date="2019-07-11T15:49:00Z">
            <w:rPr>
              <w:rFonts w:ascii="Arial" w:hAnsi="Arial" w:cs="Arial"/>
              <w:b/>
              <w:sz w:val="24"/>
              <w:szCs w:val="24"/>
              <w:u w:val="single"/>
              <w:lang w:val="en-US"/>
            </w:rPr>
          </w:rPrChange>
        </w:rPr>
        <w:t>Overview of the NXP Board and software:</w:t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63B785" wp14:editId="21841693">
            <wp:simplePos x="0" y="0"/>
            <wp:positionH relativeFrom="margin">
              <wp:posOffset>-422910</wp:posOffset>
            </wp:positionH>
            <wp:positionV relativeFrom="paragraph">
              <wp:posOffset>281940</wp:posOffset>
            </wp:positionV>
            <wp:extent cx="3076575" cy="2058035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6486F42" wp14:editId="23E0FB50">
            <wp:extent cx="2369046" cy="1563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95" cy="15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90FBC">
        <w:rPr>
          <w:rFonts w:ascii="Arial" w:hAnsi="Arial" w:cs="Arial"/>
          <w:sz w:val="24"/>
          <w:szCs w:val="24"/>
          <w:lang w:val="en-US"/>
        </w:rPr>
        <w:t>Figure1:</w:t>
      </w:r>
      <w:r w:rsidRPr="00190FBC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190FBC">
        <w:rPr>
          <w:rFonts w:ascii="Arial" w:hAnsi="Arial" w:cs="Arial"/>
          <w:sz w:val="24"/>
          <w:szCs w:val="24"/>
          <w:lang w:val="en-US"/>
        </w:rPr>
        <w:t>SBC</w:t>
      </w:r>
      <w:r>
        <w:rPr>
          <w:rFonts w:ascii="Arial" w:hAnsi="Arial" w:cs="Arial"/>
          <w:sz w:val="24"/>
          <w:szCs w:val="24"/>
          <w:lang w:val="en-US"/>
        </w:rPr>
        <w:t>-S32V234 Evaluation Board and MXOV10635-S32V Camera</w:t>
      </w:r>
    </w:p>
    <w:p w:rsidR="005549AE" w:rsidRDefault="00190FBC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90FBC">
        <w:rPr>
          <w:noProof/>
          <w:lang w:val="en-US"/>
        </w:rPr>
        <w:t xml:space="preserve">    </w:t>
      </w:r>
    </w:p>
    <w:p w:rsidR="005549AE" w:rsidRDefault="005549AE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5549AE">
        <w:rPr>
          <w:rFonts w:ascii="Arial" w:hAnsi="Arial" w:cs="Arial"/>
          <w:b/>
          <w:sz w:val="24"/>
          <w:szCs w:val="24"/>
          <w:lang w:val="en-US"/>
        </w:rPr>
        <w:t xml:space="preserve">           </w:t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         </w:t>
      </w:r>
      <w:r w:rsidRPr="005549A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</w:t>
      </w:r>
      <w:r w:rsidR="007A3FD4">
        <w:rPr>
          <w:noProof/>
        </w:rPr>
        <w:drawing>
          <wp:inline distT="0" distB="0" distL="0" distR="0" wp14:anchorId="7B2D54B1" wp14:editId="15170E67">
            <wp:extent cx="2496710" cy="207468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695" cy="210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 </w:t>
      </w:r>
    </w:p>
    <w:p w:rsidR="005549AE" w:rsidRP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                    </w:t>
      </w:r>
      <w:r w:rsidR="00190FBC">
        <w:rPr>
          <w:rFonts w:ascii="Arial" w:hAnsi="Arial" w:cs="Arial"/>
          <w:sz w:val="24"/>
          <w:szCs w:val="24"/>
          <w:lang w:val="en-US"/>
        </w:rPr>
        <w:t>Figure</w:t>
      </w:r>
      <w:r>
        <w:rPr>
          <w:rFonts w:ascii="Arial" w:hAnsi="Arial" w:cs="Arial"/>
          <w:sz w:val="24"/>
          <w:szCs w:val="24"/>
          <w:lang w:val="en-US"/>
        </w:rPr>
        <w:t>2</w:t>
      </w:r>
      <w:r w:rsidR="00190FBC">
        <w:rPr>
          <w:rFonts w:ascii="Arial" w:hAnsi="Arial" w:cs="Arial"/>
          <w:sz w:val="24"/>
          <w:szCs w:val="24"/>
          <w:lang w:val="en-US"/>
        </w:rPr>
        <w:t xml:space="preserve">: Maxim </w:t>
      </w:r>
      <w:proofErr w:type="spellStart"/>
      <w:r w:rsidR="00190FBC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="00190FBC">
        <w:rPr>
          <w:rFonts w:ascii="Arial" w:hAnsi="Arial" w:cs="Arial"/>
          <w:sz w:val="24"/>
          <w:szCs w:val="24"/>
          <w:lang w:val="en-US"/>
        </w:rPr>
        <w:t xml:space="preserve">                                         </w:t>
      </w:r>
    </w:p>
    <w:p w:rsidR="005549AE" w:rsidRDefault="005549AE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5549AE" w:rsidRDefault="005549AE" w:rsidP="005549AE">
      <w:pPr>
        <w:rPr>
          <w:rFonts w:ascii="Arial" w:hAnsi="Arial" w:cs="Arial"/>
          <w:sz w:val="24"/>
          <w:szCs w:val="24"/>
          <w:lang w:val="en-US"/>
        </w:rPr>
      </w:pPr>
      <w:r w:rsidRPr="005549AE">
        <w:rPr>
          <w:rFonts w:ascii="Arial" w:hAnsi="Arial" w:cs="Arial"/>
          <w:sz w:val="24"/>
          <w:szCs w:val="24"/>
          <w:lang w:val="en-US"/>
        </w:rPr>
        <w:t xml:space="preserve">The SBC-S32V234 is a low-cost development platform for the S32V2 vision </w:t>
      </w:r>
      <w:proofErr w:type="gramStart"/>
      <w:r w:rsidRPr="005549AE">
        <w:rPr>
          <w:rFonts w:ascii="Arial" w:hAnsi="Arial" w:cs="Arial"/>
          <w:sz w:val="24"/>
          <w:szCs w:val="24"/>
          <w:lang w:val="en-US"/>
        </w:rPr>
        <w:t>processor.</w:t>
      </w:r>
      <w:ins w:id="23" w:author="Anayat" w:date="2019-07-11T15:48:00Z">
        <w:r w:rsidR="009604F7">
          <w:rPr>
            <w:rFonts w:ascii="Arial" w:hAnsi="Arial" w:cs="Arial"/>
            <w:sz w:val="24"/>
            <w:szCs w:val="24"/>
            <w:lang w:val="en-US"/>
          </w:rPr>
          <w:t>(</w:t>
        </w:r>
        <w:proofErr w:type="gramEnd"/>
        <w:r w:rsidR="009604F7">
          <w:rPr>
            <w:rFonts w:ascii="Arial" w:hAnsi="Arial" w:cs="Arial"/>
            <w:sz w:val="24"/>
            <w:szCs w:val="24"/>
            <w:lang w:val="en-US"/>
          </w:rPr>
          <w:t>reference).</w:t>
        </w:r>
      </w:ins>
      <w:r w:rsidRPr="005549AE">
        <w:rPr>
          <w:rFonts w:ascii="Arial" w:hAnsi="Arial" w:cs="Arial"/>
          <w:sz w:val="24"/>
          <w:szCs w:val="24"/>
          <w:lang w:val="en-US"/>
        </w:rPr>
        <w:t xml:space="preserve"> The Module board contains S32V234 processor, memories and power regulators for the module board and the Carrier board contains all system specific i/o like camera connectors, ethernet port, display port, SD card slot, CAN ports </w:t>
      </w:r>
      <w:proofErr w:type="spellStart"/>
      <w:proofErr w:type="gramStart"/>
      <w:r w:rsidRPr="005549AE">
        <w:rPr>
          <w:rFonts w:ascii="Arial" w:hAnsi="Arial" w:cs="Arial"/>
          <w:sz w:val="24"/>
          <w:szCs w:val="24"/>
          <w:lang w:val="en-US"/>
        </w:rPr>
        <w:t>etc.Total</w:t>
      </w:r>
      <w:proofErr w:type="spellEnd"/>
      <w:proofErr w:type="gramEnd"/>
      <w:r w:rsidRPr="005549AE">
        <w:rPr>
          <w:rFonts w:ascii="Arial" w:hAnsi="Arial" w:cs="Arial"/>
          <w:sz w:val="24"/>
          <w:szCs w:val="24"/>
          <w:lang w:val="en-US"/>
        </w:rPr>
        <w:t xml:space="preserve"> 8 cameras can be connected to the Board through </w:t>
      </w:r>
      <w:proofErr w:type="spellStart"/>
      <w:r w:rsidRPr="005549AE">
        <w:rPr>
          <w:rFonts w:ascii="Arial" w:hAnsi="Arial" w:cs="Arial"/>
          <w:sz w:val="24"/>
          <w:szCs w:val="24"/>
          <w:lang w:val="en-US"/>
        </w:rPr>
        <w:t>deserializer.In</w:t>
      </w:r>
      <w:proofErr w:type="spellEnd"/>
      <w:r w:rsidRPr="005549AE">
        <w:rPr>
          <w:rFonts w:ascii="Arial" w:hAnsi="Arial" w:cs="Arial"/>
          <w:sz w:val="24"/>
          <w:szCs w:val="24"/>
          <w:lang w:val="en-US"/>
        </w:rPr>
        <w:t xml:space="preserve"> this project MXOV10635-S32V camera have been used. The </w:t>
      </w:r>
      <w:proofErr w:type="spellStart"/>
      <w:r w:rsidRPr="005549AE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5549AE">
        <w:rPr>
          <w:rFonts w:ascii="Arial" w:hAnsi="Arial" w:cs="Arial"/>
          <w:sz w:val="24"/>
          <w:szCs w:val="24"/>
          <w:lang w:val="en-US"/>
        </w:rPr>
        <w:t xml:space="preserve"> board model is MAX9286S32V234.S32DS 2018.R1 for Vision software will be used for simulation.</w:t>
      </w:r>
    </w:p>
    <w:p w:rsidR="00190FBC" w:rsidRDefault="00190FBC" w:rsidP="005549AE">
      <w:pPr>
        <w:rPr>
          <w:rFonts w:ascii="Arial" w:hAnsi="Arial" w:cs="Arial"/>
          <w:sz w:val="24"/>
          <w:szCs w:val="24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90FBC" w:rsidRPr="00314F53" w:rsidRDefault="00F94C7B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7.</w:t>
      </w:r>
      <w:r w:rsidR="00190FBC" w:rsidRPr="00314F5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Lesson </w:t>
      </w:r>
      <w:r w:rsidR="007A3FD4" w:rsidRPr="00314F53">
        <w:rPr>
          <w:rFonts w:ascii="Arial" w:hAnsi="Arial" w:cs="Arial"/>
          <w:b/>
          <w:sz w:val="24"/>
          <w:szCs w:val="24"/>
          <w:u w:val="single"/>
          <w:lang w:val="en-US"/>
        </w:rPr>
        <w:t>learned, Work</w:t>
      </w:r>
      <w:r w:rsidR="00190FBC" w:rsidRPr="00314F5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progress and</w:t>
      </w:r>
      <w:bookmarkStart w:id="24" w:name="_GoBack"/>
      <w:bookmarkEnd w:id="24"/>
      <w:r w:rsidR="00190FBC" w:rsidRPr="00314F5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Challenges:</w:t>
      </w:r>
    </w:p>
    <w:p w:rsidR="00190FBC" w:rsidRPr="00314F53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>At first S32DS 2018.R1 software were installed on Ubuntu 18.4.</w:t>
      </w:r>
      <w:r w:rsidRPr="00314F53">
        <w:rPr>
          <w:rFonts w:ascii="Arial" w:hAnsi="Arial" w:cs="Arial"/>
          <w:lang w:val="en-US"/>
        </w:rPr>
        <w:t xml:space="preserve"> </w:t>
      </w:r>
      <w:r w:rsidRPr="00314F53">
        <w:rPr>
          <w:rFonts w:ascii="Arial" w:hAnsi="Arial" w:cs="Arial"/>
          <w:sz w:val="24"/>
          <w:szCs w:val="24"/>
          <w:lang w:val="en-US"/>
        </w:rPr>
        <w:t>But S32 DS for Vision only supports Ubuntu 16.4 and openjdk-8.</w:t>
      </w:r>
      <w:ins w:id="25" w:author="Anayat" w:date="2019-07-11T15:49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 </w:t>
        </w:r>
      </w:ins>
      <w:r w:rsidRPr="00314F53">
        <w:rPr>
          <w:rFonts w:ascii="Arial" w:hAnsi="Arial" w:cs="Arial"/>
          <w:sz w:val="24"/>
          <w:szCs w:val="24"/>
          <w:lang w:val="en-US"/>
        </w:rPr>
        <w:t>After installing Ubuntu 16.4 and openjdk-8 the required software has been installed successfully.</w:t>
      </w:r>
      <w:ins w:id="26" w:author="Anayat" w:date="2019-07-11T15:49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 </w:t>
        </w:r>
      </w:ins>
      <w:r w:rsidRPr="00314F53">
        <w:rPr>
          <w:rFonts w:ascii="Arial" w:hAnsi="Arial" w:cs="Arial"/>
          <w:sz w:val="24"/>
          <w:szCs w:val="24"/>
          <w:lang w:val="en-US"/>
        </w:rPr>
        <w:t>From APEX graph project APEX program project and APEX application project is created accordingly using S32DS software on Linux.</w:t>
      </w:r>
      <w:ins w:id="27" w:author="Anayat" w:date="2019-07-11T15:50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 </w:t>
        </w:r>
      </w:ins>
      <w:r w:rsidRPr="00314F53">
        <w:rPr>
          <w:rFonts w:ascii="Arial" w:hAnsi="Arial" w:cs="Arial"/>
          <w:sz w:val="24"/>
          <w:szCs w:val="24"/>
          <w:lang w:val="en-US"/>
        </w:rPr>
        <w:t>ISP dataflow project and ISP application project is also created using S32DS for vision software.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F94C7B">
        <w:rPr>
          <w:rFonts w:ascii="Arial" w:hAnsi="Arial" w:cs="Arial"/>
          <w:sz w:val="24"/>
          <w:szCs w:val="24"/>
          <w:u w:val="single"/>
          <w:lang w:val="en-US"/>
        </w:rPr>
        <w:t>Hardware Setup</w:t>
      </w:r>
      <w:r w:rsidRPr="00314F53">
        <w:rPr>
          <w:rFonts w:ascii="Arial" w:hAnsi="Arial" w:cs="Arial"/>
          <w:sz w:val="24"/>
          <w:szCs w:val="24"/>
          <w:lang w:val="en-US"/>
        </w:rPr>
        <w:t xml:space="preserve">: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1. On S32-SBC PWA jumper connected to 12V power to power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board.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2. On S32-SBC the MAX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 is connected to the MIPI-A.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3. On MAX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 jumper JU4 is set to power the camera from SBC board (After setting the jumper the yellow light of each cameras </w:t>
      </w:r>
      <w:proofErr w:type="gramStart"/>
      <w:r w:rsidRPr="00314F53">
        <w:rPr>
          <w:rFonts w:ascii="Arial" w:hAnsi="Arial" w:cs="Arial"/>
          <w:sz w:val="24"/>
          <w:szCs w:val="24"/>
          <w:lang w:val="en-US"/>
        </w:rPr>
        <w:t>are</w:t>
      </w:r>
      <w:proofErr w:type="gramEnd"/>
      <w:r w:rsidRPr="00314F53">
        <w:rPr>
          <w:rFonts w:ascii="Arial" w:hAnsi="Arial" w:cs="Arial"/>
          <w:sz w:val="24"/>
          <w:szCs w:val="24"/>
          <w:lang w:val="en-US"/>
        </w:rPr>
        <w:t xml:space="preserve"> lit).</w:t>
      </w:r>
    </w:p>
    <w:p w:rsidR="00190FBC" w:rsidRPr="007A3FD4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7A3FD4">
        <w:rPr>
          <w:rFonts w:ascii="Arial" w:hAnsi="Arial" w:cs="Arial"/>
          <w:sz w:val="24"/>
          <w:szCs w:val="24"/>
          <w:lang w:val="en-US"/>
        </w:rPr>
        <w:t>The full hardware setup image is given below:</w:t>
      </w:r>
    </w:p>
    <w:p w:rsidR="00190FBC" w:rsidRPr="007A3FD4" w:rsidRDefault="007A3FD4" w:rsidP="00190FBC">
      <w:pPr>
        <w:rPr>
          <w:rFonts w:cstheme="minorHAnsi"/>
          <w:sz w:val="24"/>
          <w:szCs w:val="24"/>
          <w:lang w:val="en-US"/>
        </w:rPr>
      </w:pPr>
      <w:r w:rsidRPr="007A3FD4">
        <w:rPr>
          <w:rFonts w:cstheme="minorHAnsi"/>
          <w:sz w:val="24"/>
          <w:szCs w:val="24"/>
          <w:lang w:val="en-US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 </w:t>
      </w:r>
      <w:r w:rsidR="00314F53" w:rsidRPr="007A3FD4">
        <w:rPr>
          <w:rFonts w:cstheme="minorHAnsi"/>
          <w:sz w:val="24"/>
          <w:szCs w:val="24"/>
          <w:lang w:val="en-US"/>
        </w:rPr>
        <w:t xml:space="preserve">                                            </w:t>
      </w:r>
      <w:r>
        <w:rPr>
          <w:noProof/>
        </w:rPr>
        <w:drawing>
          <wp:inline distT="0" distB="0" distL="0" distR="0">
            <wp:extent cx="2512309" cy="1924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15" cy="193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F53" w:rsidRPr="007A3FD4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</w:t>
      </w:r>
    </w:p>
    <w:p w:rsidR="00314F53" w:rsidRPr="007A3FD4" w:rsidRDefault="00314F53" w:rsidP="00190FBC">
      <w:pPr>
        <w:rPr>
          <w:rFonts w:cstheme="minorHAnsi"/>
          <w:sz w:val="24"/>
          <w:szCs w:val="24"/>
          <w:lang w:val="en-US"/>
        </w:rPr>
      </w:pPr>
      <w:r w:rsidRPr="007A3FD4">
        <w:rPr>
          <w:rFonts w:cstheme="minorHAnsi"/>
          <w:sz w:val="24"/>
          <w:szCs w:val="24"/>
          <w:lang w:val="en-US"/>
        </w:rPr>
        <w:t xml:space="preserve">                                              </w:t>
      </w:r>
      <w:r w:rsidR="007A3FD4">
        <w:rPr>
          <w:rFonts w:cstheme="minorHAnsi"/>
          <w:sz w:val="24"/>
          <w:szCs w:val="24"/>
          <w:lang w:val="en-US"/>
        </w:rPr>
        <w:t xml:space="preserve">             Figure3: Hardware Setup</w:t>
      </w:r>
      <w:r w:rsidRPr="007A3FD4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</w:t>
      </w:r>
      <w:r w:rsidR="007A3FD4">
        <w:rPr>
          <w:rFonts w:cstheme="minorHAnsi"/>
          <w:sz w:val="24"/>
          <w:szCs w:val="24"/>
          <w:lang w:val="en-US"/>
        </w:rPr>
        <w:t xml:space="preserve">           </w:t>
      </w:r>
    </w:p>
    <w:p w:rsidR="007A3FD4" w:rsidRDefault="007A3FD4" w:rsidP="00190FB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CB1785" w:rsidRDefault="00190FBC" w:rsidP="00190FBC">
      <w:pPr>
        <w:rPr>
          <w:rFonts w:ascii="Arial" w:hAnsi="Arial" w:cs="Arial"/>
          <w:lang w:val="en-US"/>
        </w:rPr>
      </w:pPr>
      <w:r w:rsidRPr="00F94C7B">
        <w:rPr>
          <w:rFonts w:ascii="Arial" w:hAnsi="Arial" w:cs="Arial"/>
          <w:sz w:val="24"/>
          <w:szCs w:val="24"/>
          <w:u w:val="single"/>
          <w:lang w:val="en-US"/>
        </w:rPr>
        <w:t>Software Setup</w:t>
      </w:r>
      <w:r w:rsidRPr="00314F53">
        <w:rPr>
          <w:rFonts w:ascii="Arial" w:hAnsi="Arial" w:cs="Arial"/>
          <w:b/>
          <w:sz w:val="24"/>
          <w:szCs w:val="24"/>
          <w:u w:val="single"/>
          <w:lang w:val="en-US"/>
        </w:rPr>
        <w:t>:</w:t>
      </w:r>
      <w:r w:rsidRPr="00314F53">
        <w:rPr>
          <w:rFonts w:ascii="Arial" w:hAnsi="Arial" w:cs="Arial"/>
          <w:lang w:val="en-US"/>
        </w:rPr>
        <w:t xml:space="preserve"> </w:t>
      </w:r>
    </w:p>
    <w:p w:rsidR="009604F7" w:rsidRDefault="00190FBC" w:rsidP="00190FBC">
      <w:pPr>
        <w:rPr>
          <w:ins w:id="28" w:author="Anayat" w:date="2019-07-11T15:50:00Z"/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The SD card is prepared with SDK_S32V2_RTM_1_3_0_img_yocto.tar.gz.After preparing the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sd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card it is inserted to the evaluation board. Camera captured images will be displayed on the HDMI connected display unit.</w:t>
      </w:r>
      <w:r w:rsidRPr="00314F53">
        <w:rPr>
          <w:rFonts w:ascii="Arial" w:hAnsi="Arial" w:cs="Arial"/>
          <w:lang w:val="en-US"/>
        </w:rPr>
        <w:t xml:space="preserve"> </w:t>
      </w:r>
      <w:r w:rsidRPr="00314F53">
        <w:rPr>
          <w:rFonts w:ascii="Arial" w:hAnsi="Arial" w:cs="Arial"/>
          <w:sz w:val="24"/>
          <w:szCs w:val="24"/>
          <w:lang w:val="en-US"/>
        </w:rPr>
        <w:t xml:space="preserve">Power on the boot, login and change directory to the demo </w:t>
      </w:r>
      <w:proofErr w:type="spellStart"/>
      <w:proofErr w:type="gramStart"/>
      <w:r w:rsidRPr="00314F53">
        <w:rPr>
          <w:rFonts w:ascii="Arial" w:hAnsi="Arial" w:cs="Arial"/>
          <w:sz w:val="24"/>
          <w:szCs w:val="24"/>
          <w:lang w:val="en-US"/>
        </w:rPr>
        <w:t>folder.Then</w:t>
      </w:r>
      <w:proofErr w:type="spellEnd"/>
      <w:proofErr w:type="gramEnd"/>
      <w:r w:rsidRPr="00314F53">
        <w:rPr>
          <w:rFonts w:ascii="Arial" w:hAnsi="Arial" w:cs="Arial"/>
          <w:sz w:val="24"/>
          <w:szCs w:val="24"/>
          <w:lang w:val="en-US"/>
        </w:rPr>
        <w:t xml:space="preserve"> the sample application isp_ov10635_quad.elf was running on the board using the command </w:t>
      </w:r>
    </w:p>
    <w:p w:rsidR="009604F7" w:rsidRPr="009604F7" w:rsidRDefault="00190FBC" w:rsidP="00190FBC">
      <w:pPr>
        <w:rPr>
          <w:ins w:id="29" w:author="Anayat" w:date="2019-07-11T15:50:00Z"/>
          <w:rFonts w:ascii="Courier New" w:hAnsi="Courier New" w:cs="Courier New"/>
          <w:color w:val="F2F2F2" w:themeColor="background1" w:themeShade="F2"/>
          <w:sz w:val="24"/>
          <w:szCs w:val="24"/>
          <w:lang w:val="en-US"/>
          <w:rPrChange w:id="30" w:author="Anayat" w:date="2019-07-11T15:50:00Z">
            <w:rPr>
              <w:ins w:id="31" w:author="Anayat" w:date="2019-07-11T15:50:00Z"/>
              <w:rFonts w:ascii="Courier New" w:hAnsi="Courier New" w:cs="Courier New"/>
              <w:color w:val="00B0F0"/>
              <w:sz w:val="24"/>
              <w:szCs w:val="24"/>
              <w:lang w:val="en-US"/>
            </w:rPr>
          </w:rPrChange>
        </w:rPr>
      </w:pPr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2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root@s32v234</w:t>
      </w:r>
      <w:proofErr w:type="gramStart"/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3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sbc:~</w:t>
      </w:r>
      <w:proofErr w:type="gramEnd"/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4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/</w:t>
      </w:r>
      <w:proofErr w:type="spellStart"/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5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vsdk</w:t>
      </w:r>
      <w:proofErr w:type="spellEnd"/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6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# ./</w:t>
      </w:r>
      <w:bookmarkStart w:id="37" w:name="_Hlk10025313"/>
      <w:r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8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isp_ov10635_quad.elf</w:t>
      </w:r>
      <w:bookmarkEnd w:id="37"/>
      <w:r w:rsidR="003C3937" w:rsidRPr="009604F7">
        <w:rPr>
          <w:rFonts w:ascii="Courier New" w:hAnsi="Courier New" w:cs="Courier New"/>
          <w:color w:val="F2F2F2" w:themeColor="background1" w:themeShade="F2"/>
          <w:sz w:val="24"/>
          <w:szCs w:val="24"/>
          <w:highlight w:val="black"/>
          <w:lang w:val="en-US"/>
          <w:rPrChange w:id="39" w:author="Anayat" w:date="2019-07-11T15:50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.</w:t>
      </w:r>
    </w:p>
    <w:p w:rsidR="009604F7" w:rsidRDefault="009604F7" w:rsidP="00190FBC">
      <w:pPr>
        <w:rPr>
          <w:ins w:id="40" w:author="Anayat" w:date="2019-07-11T15:50:00Z"/>
          <w:rFonts w:ascii="Arial" w:hAnsi="Arial" w:cs="Arial"/>
          <w:sz w:val="24"/>
          <w:szCs w:val="24"/>
          <w:lang w:val="en-US"/>
        </w:rPr>
      </w:pPr>
    </w:p>
    <w:p w:rsidR="00190FBC" w:rsidRPr="009604F7" w:rsidRDefault="003C3937" w:rsidP="00190FBC">
      <w:pPr>
        <w:rPr>
          <w:rFonts w:ascii="Arial" w:hAnsi="Arial" w:cs="Arial"/>
          <w:strike/>
          <w:sz w:val="24"/>
          <w:szCs w:val="24"/>
          <w:lang w:val="en-US"/>
          <w:rPrChange w:id="41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</w:pPr>
      <w:r>
        <w:rPr>
          <w:rFonts w:ascii="Arial" w:hAnsi="Arial" w:cs="Arial"/>
          <w:sz w:val="24"/>
          <w:szCs w:val="24"/>
          <w:lang w:val="en-US"/>
        </w:rPr>
        <w:t xml:space="preserve">The VSDK architecture is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anal</w:t>
      </w:r>
      <w:r w:rsidRPr="003C3937">
        <w:rPr>
          <w:rFonts w:ascii="Arial" w:hAnsi="Arial" w:cs="Arial"/>
          <w:sz w:val="24"/>
          <w:szCs w:val="24"/>
          <w:lang w:val="en-US"/>
        </w:rPr>
        <w:t>y</w:t>
      </w:r>
      <w:r>
        <w:rPr>
          <w:rFonts w:ascii="Arial" w:hAnsi="Arial" w:cs="Arial"/>
          <w:sz w:val="24"/>
          <w:szCs w:val="24"/>
          <w:lang w:val="en-US"/>
        </w:rPr>
        <w:t>zed.The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new APEX2 kernel project is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created.The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upsampling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downsampling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of image is done using own developed kernel and </w:t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prebuilt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kernel.The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RGB image converted to Grayscale image using APEX core framework.</w:t>
      </w:r>
      <w:ins w:id="42" w:author="Anayat" w:date="2019-07-11T15:51:00Z">
        <w:r w:rsidR="009604F7">
          <w:rPr>
            <w:rFonts w:ascii="Arial" w:hAnsi="Arial" w:cs="Arial"/>
            <w:sz w:val="24"/>
            <w:szCs w:val="24"/>
            <w:lang w:val="en-US"/>
          </w:rPr>
          <w:t xml:space="preserve"> </w:t>
        </w:r>
      </w:ins>
      <w:r w:rsidRPr="009604F7">
        <w:rPr>
          <w:rFonts w:ascii="Arial" w:hAnsi="Arial" w:cs="Arial"/>
          <w:strike/>
          <w:sz w:val="24"/>
          <w:szCs w:val="24"/>
          <w:lang w:val="en-US"/>
          <w:rPrChange w:id="43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Now RGB image to RGB image conversion work is going on.</w:t>
      </w:r>
      <w:ins w:id="44" w:author="Anayat" w:date="2019-07-11T15:51:00Z">
        <w:r w:rsidR="009604F7" w:rsidRPr="009604F7">
          <w:rPr>
            <w:rFonts w:ascii="Arial" w:hAnsi="Arial" w:cs="Arial"/>
            <w:strike/>
            <w:sz w:val="24"/>
            <w:szCs w:val="24"/>
            <w:lang w:val="en-US"/>
            <w:rPrChange w:id="45" w:author="Anayat" w:date="2019-07-11T15:52:00Z">
              <w:rPr>
                <w:rFonts w:ascii="Arial" w:hAnsi="Arial" w:cs="Arial"/>
                <w:sz w:val="24"/>
                <w:szCs w:val="24"/>
                <w:lang w:val="en-US"/>
              </w:rPr>
            </w:rPrChange>
          </w:rPr>
          <w:t xml:space="preserve"> </w:t>
        </w:r>
      </w:ins>
      <w:r w:rsidRPr="009604F7">
        <w:rPr>
          <w:rFonts w:ascii="Arial" w:hAnsi="Arial" w:cs="Arial"/>
          <w:strike/>
          <w:sz w:val="24"/>
          <w:szCs w:val="24"/>
          <w:lang w:val="en-US"/>
          <w:rPrChange w:id="46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We are getting some stripes on our output image while using our own developed </w:t>
      </w:r>
      <w:proofErr w:type="spellStart"/>
      <w:proofErr w:type="gramStart"/>
      <w:r w:rsidRPr="009604F7">
        <w:rPr>
          <w:rFonts w:ascii="Arial" w:hAnsi="Arial" w:cs="Arial"/>
          <w:strike/>
          <w:sz w:val="24"/>
          <w:szCs w:val="24"/>
          <w:lang w:val="en-US"/>
          <w:rPrChange w:id="47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kernel.The</w:t>
      </w:r>
      <w:proofErr w:type="spellEnd"/>
      <w:proofErr w:type="gramEnd"/>
      <w:r w:rsidRPr="009604F7">
        <w:rPr>
          <w:rFonts w:ascii="Arial" w:hAnsi="Arial" w:cs="Arial"/>
          <w:strike/>
          <w:sz w:val="24"/>
          <w:szCs w:val="24"/>
          <w:lang w:val="en-US"/>
          <w:rPrChange w:id="48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 frame output buffer configuration is also done to display larger </w:t>
      </w:r>
      <w:proofErr w:type="spellStart"/>
      <w:r w:rsidRPr="009604F7">
        <w:rPr>
          <w:rFonts w:ascii="Arial" w:hAnsi="Arial" w:cs="Arial"/>
          <w:strike/>
          <w:sz w:val="24"/>
          <w:szCs w:val="24"/>
          <w:lang w:val="en-US"/>
          <w:rPrChange w:id="49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image.</w:t>
      </w:r>
      <w:r w:rsidR="00857DD3" w:rsidRPr="009604F7">
        <w:rPr>
          <w:rFonts w:ascii="Arial" w:hAnsi="Arial" w:cs="Arial"/>
          <w:strike/>
          <w:sz w:val="24"/>
          <w:szCs w:val="24"/>
          <w:lang w:val="en-US"/>
          <w:rPrChange w:id="50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>Now</w:t>
      </w:r>
      <w:proofErr w:type="spellEnd"/>
      <w:r w:rsidR="00857DD3" w:rsidRPr="009604F7">
        <w:rPr>
          <w:rFonts w:ascii="Arial" w:hAnsi="Arial" w:cs="Arial"/>
          <w:strike/>
          <w:sz w:val="24"/>
          <w:szCs w:val="24"/>
          <w:lang w:val="en-US"/>
          <w:rPrChange w:id="51" w:author="Anayat" w:date="2019-07-11T15:52:00Z">
            <w:rPr>
              <w:rFonts w:ascii="Arial" w:hAnsi="Arial" w:cs="Arial"/>
              <w:sz w:val="24"/>
              <w:szCs w:val="24"/>
              <w:lang w:val="en-US"/>
            </w:rPr>
          </w:rPrChange>
        </w:rPr>
        <w:t xml:space="preserve"> </w:t>
      </w:r>
    </w:p>
    <w:p w:rsidR="00BF40DE" w:rsidRPr="00190FBC" w:rsidRDefault="00BF40DE" w:rsidP="00190FBC">
      <w:pPr>
        <w:pStyle w:val="NoSpacing"/>
        <w:rPr>
          <w:rFonts w:ascii="Arial" w:hAnsi="Arial" w:cs="Arial"/>
          <w:sz w:val="24"/>
          <w:szCs w:val="24"/>
          <w:lang w:val="en-US"/>
        </w:rPr>
      </w:pPr>
    </w:p>
    <w:p w:rsidR="00BF40DE" w:rsidRPr="0037579B" w:rsidRDefault="0085397E">
      <w:pPr>
        <w:pStyle w:val="Caption"/>
        <w:tabs>
          <w:tab w:val="center" w:pos="4536"/>
        </w:tabs>
        <w:rPr>
          <w:lang w:val="en-US"/>
        </w:rPr>
      </w:pPr>
      <w:r w:rsidRPr="0037579B">
        <w:rPr>
          <w:lang w:val="en-US"/>
        </w:rPr>
        <w:tab/>
      </w:r>
    </w:p>
    <w:p w:rsidR="00BF40DE" w:rsidRPr="0037579B" w:rsidRDefault="00BF40DE">
      <w:pPr>
        <w:spacing w:line="240" w:lineRule="auto"/>
        <w:jc w:val="both"/>
        <w:rPr>
          <w:rFonts w:cs="Arial"/>
          <w:lang w:val="en-US"/>
        </w:rPr>
      </w:pPr>
    </w:p>
    <w:sectPr w:rsidR="00BF40DE" w:rsidRPr="0037579B">
      <w:headerReference w:type="default" r:id="rId13"/>
      <w:footerReference w:type="default" r:id="rId14"/>
      <w:pgSz w:w="11906" w:h="16838"/>
      <w:pgMar w:top="1417" w:right="1417" w:bottom="1134" w:left="1417" w:header="737" w:footer="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139C" w:rsidRDefault="0089139C">
      <w:pPr>
        <w:spacing w:after="0" w:line="240" w:lineRule="auto"/>
      </w:pPr>
      <w:r>
        <w:separator/>
      </w:r>
    </w:p>
  </w:endnote>
  <w:endnote w:type="continuationSeparator" w:id="0">
    <w:p w:rsidR="0089139C" w:rsidRDefault="00891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316" w:rsidRDefault="0085397E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AA71A9">
      <w:rPr>
        <w:noProof/>
      </w:rPr>
      <w:t>2</w:t>
    </w:r>
    <w:r>
      <w:fldChar w:fldCharType="end"/>
    </w:r>
  </w:p>
  <w:p w:rsidR="00C91316" w:rsidRDefault="008913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139C" w:rsidRDefault="0089139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89139C" w:rsidRDefault="00891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316" w:rsidRDefault="0085397E">
    <w:pPr>
      <w:pStyle w:val="Header"/>
      <w:tabs>
        <w:tab w:val="clear" w:pos="9072"/>
      </w:tabs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5045714</wp:posOffset>
          </wp:positionH>
          <wp:positionV relativeFrom="paragraph">
            <wp:posOffset>-290193</wp:posOffset>
          </wp:positionV>
          <wp:extent cx="1167131" cy="685800"/>
          <wp:effectExtent l="0" t="0" r="0" b="0"/>
          <wp:wrapThrough wrapText="bothSides">
            <wp:wrapPolygon edited="0">
              <wp:start x="0" y="0"/>
              <wp:lineTo x="0" y="21000"/>
              <wp:lineTo x="21153" y="21000"/>
              <wp:lineTo x="21153" y="0"/>
              <wp:lineTo x="0" y="0"/>
            </wp:wrapPolygon>
          </wp:wrapThrough>
          <wp:docPr id="1" name="Grafik 4" descr="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t="21750" b="19504"/>
                  <a:stretch>
                    <a:fillRect/>
                  </a:stretch>
                </pic:blipFill>
                <pic:spPr>
                  <a:xfrm>
                    <a:off x="0" y="0"/>
                    <a:ext cx="1167131" cy="6858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="007A3FD4">
      <w:t>Md Anayatullah</w:t>
    </w:r>
    <w:r>
      <w:tab/>
    </w:r>
    <w:r w:rsidR="007A3FD4">
      <w:t xml:space="preserve">         </w:t>
    </w:r>
    <w:r>
      <w:t>Matrikelnummer</w:t>
    </w:r>
    <w:r w:rsidR="007A3FD4">
      <w:t>:355538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054E6"/>
    <w:multiLevelType w:val="multilevel"/>
    <w:tmpl w:val="63A2C72E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/>
        <w:b/>
        <w:sz w:val="24"/>
        <w:szCs w:val="24"/>
      </w:rPr>
    </w:lvl>
    <w:lvl w:ilvl="1">
      <w:start w:val="1"/>
      <w:numFmt w:val="lowerLetter"/>
      <w:lvlText w:val="%2)"/>
      <w:lvlJc w:val="left"/>
      <w:pPr>
        <w:ind w:left="792" w:hanging="432"/>
      </w:pPr>
      <w:rPr>
        <w:rFonts w:ascii="Calibri" w:eastAsia="Calibri" w:hAnsi="Calibri" w:cs="Times New Roman"/>
        <w:b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ayat">
    <w15:presenceInfo w15:providerId="None" w15:userId="Anay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0DE"/>
    <w:rsid w:val="000037F1"/>
    <w:rsid w:val="000A0724"/>
    <w:rsid w:val="00110FAB"/>
    <w:rsid w:val="00190FBC"/>
    <w:rsid w:val="001E384A"/>
    <w:rsid w:val="002407C7"/>
    <w:rsid w:val="00264B23"/>
    <w:rsid w:val="0027625E"/>
    <w:rsid w:val="00314F53"/>
    <w:rsid w:val="0037579B"/>
    <w:rsid w:val="003C3937"/>
    <w:rsid w:val="003E14DD"/>
    <w:rsid w:val="003E192A"/>
    <w:rsid w:val="005549AE"/>
    <w:rsid w:val="00634706"/>
    <w:rsid w:val="006C4913"/>
    <w:rsid w:val="007A3FD4"/>
    <w:rsid w:val="0085397E"/>
    <w:rsid w:val="00857DD3"/>
    <w:rsid w:val="00883D2C"/>
    <w:rsid w:val="0089139C"/>
    <w:rsid w:val="009604F7"/>
    <w:rsid w:val="009D1818"/>
    <w:rsid w:val="00A44A90"/>
    <w:rsid w:val="00AA71A9"/>
    <w:rsid w:val="00B36C78"/>
    <w:rsid w:val="00B47A90"/>
    <w:rsid w:val="00B56425"/>
    <w:rsid w:val="00BF40DE"/>
    <w:rsid w:val="00CB1785"/>
    <w:rsid w:val="00CB3C7B"/>
    <w:rsid w:val="00D122D8"/>
    <w:rsid w:val="00D3521E"/>
    <w:rsid w:val="00DF1A3D"/>
    <w:rsid w:val="00E11164"/>
    <w:rsid w:val="00F143C4"/>
    <w:rsid w:val="00F9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CDD40"/>
  <w15:docId w15:val="{9820D50E-4599-454B-BB27-ABF10C687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44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spacing w:after="0" w:line="240" w:lineRule="auto"/>
      <w:ind w:left="708"/>
    </w:pPr>
    <w:rPr>
      <w:rFonts w:ascii="Times New Roman" w:eastAsia="Times New Roman" w:hAnsi="Times New Roman"/>
      <w:sz w:val="24"/>
      <w:szCs w:val="24"/>
      <w:lang w:eastAsia="de-DE"/>
    </w:rPr>
  </w:style>
  <w:style w:type="paragraph" w:styleId="Header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DefaultParagraphFont"/>
  </w:style>
  <w:style w:type="paragraph" w:styleId="Footer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Erwhnung1">
    <w:name w:val="Erwähnung1"/>
    <w:basedOn w:val="DefaultParagraphFont"/>
    <w:rPr>
      <w:color w:val="2B579A"/>
      <w:shd w:val="clear" w:color="auto" w:fill="E6E6E6"/>
    </w:rPr>
  </w:style>
  <w:style w:type="paragraph" w:styleId="Caption">
    <w:name w:val="caption"/>
    <w:basedOn w:val="Normal"/>
    <w:next w:val="Normal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NoSpacing">
    <w:name w:val="No Spacing"/>
    <w:uiPriority w:val="1"/>
    <w:qFormat/>
    <w:rsid w:val="00B36C78"/>
    <w:pPr>
      <w:suppressAutoHyphens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F40B0-6734-4672-AFF9-8B3DF3231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838</Words>
  <Characters>5285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Hochschule für angewandte Wissenschaften Kempten</Company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 Aydogdu</dc:creator>
  <dc:description/>
  <cp:lastModifiedBy>Anayat</cp:lastModifiedBy>
  <cp:revision>16</cp:revision>
  <dcterms:created xsi:type="dcterms:W3CDTF">2019-05-29T10:30:00Z</dcterms:created>
  <dcterms:modified xsi:type="dcterms:W3CDTF">2019-07-11T13:53:00Z</dcterms:modified>
</cp:coreProperties>
</file>